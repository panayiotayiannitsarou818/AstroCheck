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Κυρίως κείμενο.</w:t>
      </w:r>
      <w:r>
        <w:rPr>
          <w:rStyle w:val="FootnoteReference"/>
        </w:rPr>
        <w:footnoteReference w:id="1"/>
      </w:r>
    </w:p>
    <w:p xmlns:a="http://schemas.openxmlformats.org/drawingml/2006/main">
      <w:r>
        <w:t>Παράγραφος με πλαίσιο.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500000"/>
                <wp:effectExtent l="0" t="0" r="0" b="0"/>
                <wp:wrapSquare wrapText="bothSides"/>
                <wp:docPr id="10" name="Box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000" cy="5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Πλαίσιο: Κρόνος 14°02′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150pt;height:40pt">
                <v:textbox>
                  <w:txbxContent>
                    <w:p>
                      <w:r>
                        <w:t>Πλαίσιο: Κρόνος 14°02′</w:t>
                      </w:r>
                    </w:p>
                  </w:txbxContent>
                </v:textbox>
              </v:shape>
            </w:pict>
          </mc:Fallback>
        </mc:AlternateContent>
      </w:r>
    </w:p>
    <w:sdt xmlns:a="http://schemas.openxmlformats.org/drawingml/2006/main">
      <w:sdtPr/>
      <w:sdtContent>
        <w:p>
          <w:r>
            <w:t>Πεδίο περιεχομένου: Πλατιά αλλά έγκυρη</w:t>
          </w:r>
        </w:p>
      </w:sdtContent>
    </w:sdt>
    <w:p xmlns:a="http://schemas.openxmlformats.org/drawingml/2006/main">
      <w:r>
        <w:t xml:space="preserve">Αλλαγές: </w:t>
      </w:r>
      <w:ins w:id="1" w:author="A" w:date="2026-01-01T00:00:00Z">
        <w:r>
          <w:t>προστέθηκε orb</w:t>
        </w:r>
      </w:ins>
      <w:del w:id="2" w:author="A" w:date="2026-01-01T00:00:00Z">
        <w:r>
          <w:delText>ΔΙΑΓΡΑΜΜΕΝΟ</w:delText>
        </w:r>
      </w:del>
    </w:p>
    <w:tbl xmlns:a="http://schemas.openxmlformats.org/drawingml/2006/main">
      <w:tblPr/>
      <w:tblGrid>
        <w:gridCol w:w="4000"/>
      </w:tblGrid>
      <w:tr>
        <w:tc>
          <w:tcPr>
            <w:tcW w:w="4000" w:type="dxa"/>
          </w:tcPr>
          <w:p>
            <w:r>
              <w:t>Εξωτερικό κελί</w:t>
            </w:r>
          </w:p>
          <w:tbl>
            <w:tblPr/>
            <w:tblGrid>
              <w:gridCol w:w="2000"/>
            </w:tblGrid>
            <w:tr>
              <w:tc>
                <w:tcPr>
                  <w:tcW w:w="2000" w:type="dxa"/>
                </w:tcPr>
                <w:p>
                  <w:r>
                    <w:t>Εσωτερικός πίνακας: Πίνακας Astrodienst</w:t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Υποσέλιδο: Στενή/ισχυρή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Υποσημείωση: Αφροδίτη 23°21′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Κεφαλίδα: orb 1°13′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2026-09-27T10:21:53.761Z</dcterms:created>
  <dcterms:modified xsi:type="dcterms:W3CDTF">2026-09-27T10:21:53.770Z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